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79963B" w14:textId="2712C458" w:rsidR="00F60BAA" w:rsidRPr="00783B3B" w:rsidRDefault="00783B3B" w:rsidP="00D87579">
      <w:pPr>
        <w:spacing w:after="0" w:line="360" w:lineRule="auto"/>
        <w:rPr>
          <w:b/>
          <w:sz w:val="28"/>
        </w:rPr>
      </w:pPr>
      <w:commentRangeStart w:id="0"/>
      <w:r w:rsidRPr="00783B3B">
        <w:rPr>
          <w:b/>
          <w:sz w:val="28"/>
        </w:rPr>
        <w:t>Thermal Extremes and Cardiovascular Admissions in Hong Kong, 2013–2023</w:t>
      </w:r>
      <w:commentRangeEnd w:id="0"/>
      <w:r w:rsidR="0086597B">
        <w:rPr>
          <w:rStyle w:val="CommentReference"/>
        </w:rPr>
        <w:commentReference w:id="0"/>
      </w:r>
    </w:p>
    <w:p w14:paraId="610FA878" w14:textId="1C24F43A" w:rsidR="00783B3B" w:rsidRDefault="00783B3B" w:rsidP="00D87579">
      <w:pPr>
        <w:spacing w:after="0" w:line="360" w:lineRule="auto"/>
      </w:pPr>
    </w:p>
    <w:p w14:paraId="50BA28FD" w14:textId="22E5EFDC" w:rsidR="00783B3B" w:rsidRPr="00783B3B" w:rsidRDefault="0086597B" w:rsidP="00D87579">
      <w:pPr>
        <w:spacing w:after="0" w:line="360" w:lineRule="auto"/>
        <w:rPr>
          <w:vertAlign w:val="superscript"/>
        </w:rPr>
      </w:pPr>
      <w:r w:rsidRPr="0086597B">
        <w:t xml:space="preserve">Bob </w:t>
      </w:r>
      <w:proofErr w:type="spellStart"/>
      <w:r w:rsidRPr="0086597B">
        <w:t>Ruililin</w:t>
      </w:r>
      <w:proofErr w:type="spellEnd"/>
      <w:r w:rsidRPr="0086597B">
        <w:t xml:space="preserve"> Shen</w:t>
      </w:r>
      <w:r w:rsidR="00783B3B" w:rsidRPr="0086597B">
        <w:rPr>
          <w:vertAlign w:val="superscript"/>
        </w:rPr>
        <w:t>1</w:t>
      </w:r>
      <w:r w:rsidR="00783B3B">
        <w:t xml:space="preserve">, </w:t>
      </w:r>
      <w:commentRangeStart w:id="1"/>
      <w:r w:rsidR="00783B3B">
        <w:t>Author 2</w:t>
      </w:r>
      <w:r w:rsidR="001003B5" w:rsidRPr="0086597B">
        <w:rPr>
          <w:vertAlign w:val="superscript"/>
        </w:rPr>
        <w:t>1</w:t>
      </w:r>
      <w:r w:rsidR="00783B3B">
        <w:t>, Author 3</w:t>
      </w:r>
      <w:r w:rsidR="001003B5" w:rsidRPr="0086597B">
        <w:rPr>
          <w:vertAlign w:val="superscript"/>
        </w:rPr>
        <w:t>1</w:t>
      </w:r>
      <w:r w:rsidR="00783B3B">
        <w:t>, Author 4</w:t>
      </w:r>
      <w:commentRangeEnd w:id="1"/>
      <w:r>
        <w:rPr>
          <w:rStyle w:val="CommentReference"/>
        </w:rPr>
        <w:commentReference w:id="1"/>
      </w:r>
      <w:r w:rsidR="001003B5" w:rsidRPr="001003B5">
        <w:rPr>
          <w:vertAlign w:val="superscript"/>
        </w:rPr>
        <w:t xml:space="preserve"> </w:t>
      </w:r>
      <w:r w:rsidR="001003B5" w:rsidRPr="0086597B">
        <w:rPr>
          <w:vertAlign w:val="superscript"/>
        </w:rPr>
        <w:t>1</w:t>
      </w:r>
      <w:r w:rsidR="00783B3B">
        <w:t xml:space="preserve">, David </w:t>
      </w:r>
      <w:proofErr w:type="spellStart"/>
      <w:r w:rsidR="00783B3B">
        <w:t>Makram</w:t>
      </w:r>
      <w:proofErr w:type="spellEnd"/>
      <w:r w:rsidR="00783B3B">
        <w:t xml:space="preserve"> Bishai</w:t>
      </w:r>
      <w:r w:rsidR="00783B3B">
        <w:rPr>
          <w:vertAlign w:val="superscript"/>
        </w:rPr>
        <w:t>1</w:t>
      </w:r>
    </w:p>
    <w:p w14:paraId="73D08BCA" w14:textId="770AF5BA" w:rsidR="00783B3B" w:rsidRDefault="00783B3B" w:rsidP="00D87579">
      <w:pPr>
        <w:spacing w:after="0" w:line="360" w:lineRule="auto"/>
      </w:pPr>
    </w:p>
    <w:p w14:paraId="7A81D169" w14:textId="327C0FBC" w:rsidR="00783B3B" w:rsidRDefault="00783B3B" w:rsidP="00D87579">
      <w:pPr>
        <w:spacing w:after="0" w:line="360" w:lineRule="auto"/>
      </w:pPr>
      <w:r w:rsidRPr="00783B3B">
        <w:rPr>
          <w:vertAlign w:val="superscript"/>
        </w:rPr>
        <w:t>1</w:t>
      </w:r>
      <w:r>
        <w:t xml:space="preserve"> </w:t>
      </w:r>
      <w:r w:rsidRPr="00783B3B">
        <w:t xml:space="preserve">School of Public Health, Li Ka </w:t>
      </w:r>
      <w:proofErr w:type="spellStart"/>
      <w:r w:rsidRPr="00783B3B">
        <w:t>Shing</w:t>
      </w:r>
      <w:proofErr w:type="spellEnd"/>
      <w:r w:rsidRPr="00783B3B">
        <w:t xml:space="preserve"> Faculty of Medicine, The University of Hong Kong, Hong Kong SAR, China</w:t>
      </w:r>
    </w:p>
    <w:p w14:paraId="5F30A036" w14:textId="09BB4BCF" w:rsidR="00783B3B" w:rsidRDefault="00783B3B" w:rsidP="00D87579">
      <w:pPr>
        <w:spacing w:after="0" w:line="360" w:lineRule="auto"/>
      </w:pPr>
    </w:p>
    <w:p w14:paraId="7157F247" w14:textId="77777777" w:rsidR="0086597B" w:rsidRDefault="0086597B" w:rsidP="00D87579">
      <w:pPr>
        <w:spacing w:after="0" w:line="360" w:lineRule="auto"/>
      </w:pPr>
    </w:p>
    <w:p w14:paraId="568541EE" w14:textId="77777777" w:rsidR="000310C0" w:rsidRDefault="000310C0" w:rsidP="000310C0">
      <w:pPr>
        <w:spacing w:after="0" w:line="360" w:lineRule="auto"/>
        <w:rPr>
          <w:b/>
        </w:rPr>
      </w:pPr>
      <w:r>
        <w:rPr>
          <w:b/>
        </w:rPr>
        <w:t>Abstract</w:t>
      </w:r>
    </w:p>
    <w:p w14:paraId="513F21E6" w14:textId="77777777" w:rsidR="000310C0" w:rsidRDefault="000310C0" w:rsidP="000310C0">
      <w:pPr>
        <w:spacing w:after="0" w:line="360" w:lineRule="auto"/>
        <w:ind w:firstLine="720"/>
      </w:pPr>
      <w:r w:rsidRPr="000310C0">
        <w:rPr>
          <w:highlight w:val="yellow"/>
        </w:rPr>
        <w:t>This is a work in progress.</w:t>
      </w:r>
    </w:p>
    <w:p w14:paraId="7E04579B" w14:textId="77777777" w:rsidR="000310C0" w:rsidRPr="000310C0" w:rsidRDefault="000310C0" w:rsidP="000310C0">
      <w:pPr>
        <w:spacing w:after="0" w:line="360" w:lineRule="auto"/>
      </w:pPr>
    </w:p>
    <w:p w14:paraId="07A1DA76" w14:textId="77777777" w:rsidR="000310C0" w:rsidRPr="000310C0" w:rsidRDefault="000310C0" w:rsidP="000310C0">
      <w:pPr>
        <w:spacing w:after="0" w:line="360" w:lineRule="auto"/>
      </w:pPr>
      <w:r>
        <w:rPr>
          <w:b/>
        </w:rPr>
        <w:t>Keywords:</w:t>
      </w:r>
      <w:r>
        <w:t xml:space="preserve"> </w:t>
      </w:r>
      <w:r>
        <w:rPr>
          <w:highlight w:val="yellow"/>
        </w:rPr>
        <w:t>This is a work in progress.</w:t>
      </w:r>
    </w:p>
    <w:p w14:paraId="67468BCD" w14:textId="77777777" w:rsidR="000310C0" w:rsidRDefault="000310C0" w:rsidP="000310C0">
      <w:pPr>
        <w:spacing w:after="0" w:line="360" w:lineRule="auto"/>
        <w:rPr>
          <w:b/>
        </w:rPr>
      </w:pPr>
      <w:bookmarkStart w:id="2" w:name="_GoBack"/>
      <w:bookmarkEnd w:id="2"/>
    </w:p>
    <w:p w14:paraId="186E1463" w14:textId="77777777" w:rsidR="000310C0" w:rsidRPr="000310C0" w:rsidRDefault="000310C0" w:rsidP="000310C0">
      <w:pPr>
        <w:spacing w:after="0" w:line="360" w:lineRule="auto"/>
        <w:rPr>
          <w:b/>
        </w:rPr>
      </w:pPr>
      <w:r w:rsidRPr="000310C0">
        <w:rPr>
          <w:b/>
        </w:rPr>
        <w:t>Introduction</w:t>
      </w:r>
    </w:p>
    <w:p w14:paraId="5210D66E" w14:textId="77777777" w:rsidR="00F60BAA" w:rsidRDefault="009462F6" w:rsidP="00D87579">
      <w:pPr>
        <w:spacing w:after="0" w:line="360" w:lineRule="auto"/>
        <w:ind w:firstLine="720"/>
      </w:pPr>
      <w:r>
        <w:t>Temperature-related cardiovascular morbidity is an important concern in subtropical cities, where</w:t>
      </w:r>
      <w:r w:rsidR="00F60BAA">
        <w:t xml:space="preserve"> </w:t>
      </w:r>
      <w:r>
        <w:t>populations may experience both intense humid heat and episodic cold despite generally warm climates.</w:t>
      </w:r>
      <w:r w:rsidR="00F60BAA">
        <w:t xml:space="preserve"> </w:t>
      </w:r>
      <w:commentRangeStart w:id="3"/>
      <w:r>
        <w:t xml:space="preserve">Acute myocardial infarction and </w:t>
      </w:r>
      <w:commentRangeEnd w:id="3"/>
      <w:r w:rsidR="00783B3B">
        <w:rPr>
          <w:rStyle w:val="CommentReference"/>
        </w:rPr>
        <w:commentReference w:id="3"/>
      </w:r>
      <w:r>
        <w:t>stroke may respond differently to thermal exposure, and the observed</w:t>
      </w:r>
      <w:r w:rsidR="00F60BAA">
        <w:t xml:space="preserve"> </w:t>
      </w:r>
      <w:r>
        <w:t xml:space="preserve">burden can vary according to </w:t>
      </w:r>
      <w:commentRangeStart w:id="4"/>
      <w:r>
        <w:t xml:space="preserve">age, housing, </w:t>
      </w:r>
      <w:proofErr w:type="spellStart"/>
      <w:r>
        <w:t>behavioral</w:t>
      </w:r>
      <w:proofErr w:type="spellEnd"/>
      <w:r>
        <w:t xml:space="preserve"> adaptation, air pollution, and access to temperature</w:t>
      </w:r>
      <w:r w:rsidR="00F60BAA">
        <w:t>-</w:t>
      </w:r>
      <w:r>
        <w:t>controlled environments</w:t>
      </w:r>
      <w:commentRangeEnd w:id="4"/>
      <w:r w:rsidR="00384995">
        <w:rPr>
          <w:rStyle w:val="CommentReference"/>
        </w:rPr>
        <w:commentReference w:id="4"/>
      </w:r>
      <w:r>
        <w:t>. These questions are especially relevant in Hong Kong, a densely populated and</w:t>
      </w:r>
      <w:r w:rsidR="00F60BAA">
        <w:t xml:space="preserve"> </w:t>
      </w:r>
      <w:r>
        <w:t>rapidly aging city with substantial seasonal variation and a growing frequency of hot nights and very hot</w:t>
      </w:r>
      <w:r w:rsidR="00F60BAA">
        <w:t xml:space="preserve"> </w:t>
      </w:r>
      <w:r>
        <w:t>days.</w:t>
      </w:r>
    </w:p>
    <w:p w14:paraId="6AFF2A34" w14:textId="57D25B11" w:rsidR="00F60BAA" w:rsidRDefault="009462F6" w:rsidP="00D87579">
      <w:pPr>
        <w:spacing w:after="0" w:line="360" w:lineRule="auto"/>
        <w:ind w:firstLine="720"/>
      </w:pPr>
      <w:r>
        <w:t>Earlier Hong Kong evidence emphasized cold-related cardiovascular risk. Using daily data from 2000–2009,</w:t>
      </w:r>
      <w:r w:rsidR="00F60BAA">
        <w:t xml:space="preserve"> </w:t>
      </w:r>
      <w:proofErr w:type="spellStart"/>
      <w:r>
        <w:t>Goggins</w:t>
      </w:r>
      <w:proofErr w:type="spellEnd"/>
      <w:r>
        <w:t xml:space="preserve"> et al. reported that decreases in temperature below an estimated 24</w:t>
      </w:r>
      <w:ins w:id="5" w:author="Hogan" w:date="2026-07-28T12:14:00Z">
        <w:r w:rsidR="004A35C2">
          <w:rPr>
            <w:rFonts w:cstheme="minorHAnsi"/>
          </w:rPr>
          <w:t>°</w:t>
        </w:r>
      </w:ins>
      <w:del w:id="6" w:author="Hogan" w:date="2026-07-28T12:14:00Z">
        <w:r w:rsidDel="004A35C2">
          <w:delText>◦</w:delText>
        </w:r>
      </w:del>
      <w:r>
        <w:t>C threshold were associated</w:t>
      </w:r>
      <w:r w:rsidR="00F60BAA">
        <w:t xml:space="preserve"> </w:t>
      </w:r>
      <w:r>
        <w:t>with increased AMI admissions, while no statistically significant heat effect was observed [1]. The same</w:t>
      </w:r>
      <w:r w:rsidR="00F60BAA">
        <w:t xml:space="preserve"> </w:t>
      </w:r>
      <w:r>
        <w:t>study identified nitrogen dioxide as an important predictor of AMI admissions.</w:t>
      </w:r>
      <w:r w:rsidR="00F60BAA">
        <w:t xml:space="preserve"> </w:t>
      </w:r>
    </w:p>
    <w:p w14:paraId="5A02EA7A" w14:textId="07CFEF77" w:rsidR="00F60BAA" w:rsidRDefault="009462F6" w:rsidP="00D87579">
      <w:pPr>
        <w:spacing w:after="0" w:line="360" w:lineRule="auto"/>
        <w:ind w:firstLine="720"/>
      </w:pPr>
      <w:r>
        <w:t>Hong Kong’s thermal environment has changed since these historical study periods. At the Hong Kong</w:t>
      </w:r>
      <w:r w:rsidR="00F60BAA">
        <w:t xml:space="preserve"> </w:t>
      </w:r>
      <w:r>
        <w:t>Observatory</w:t>
      </w:r>
      <w:ins w:id="7" w:author="Hogan" w:date="2026-07-28T12:13:00Z">
        <w:r w:rsidR="004A35C2">
          <w:t xml:space="preserve"> (HKO)</w:t>
        </w:r>
      </w:ins>
      <w:r w:rsidR="005041B3">
        <w:t>,</w:t>
      </w:r>
      <w:r>
        <w:t xml:space="preserve"> the number of hot nights increased from 10 in 2013 to 61 in 2021, while very hot days</w:t>
      </w:r>
      <w:r w:rsidR="00F60BAA">
        <w:t xml:space="preserve"> </w:t>
      </w:r>
      <w:r>
        <w:t>increased from 17 to 54 in the same selected-year comparison [2, 4]. Cold days nevertheless continued to</w:t>
      </w:r>
      <w:r w:rsidR="00F60BAA">
        <w:t xml:space="preserve"> </w:t>
      </w:r>
      <w:r>
        <w:t>occur, indicating that contemporary preparedness must consider potentially overlapping heat and cold</w:t>
      </w:r>
      <w:r w:rsidR="00F60BAA">
        <w:t xml:space="preserve"> </w:t>
      </w:r>
      <w:r>
        <w:t>hazards.</w:t>
      </w:r>
    </w:p>
    <w:p w14:paraId="3CEA1F37" w14:textId="77777777" w:rsidR="00F60BAA" w:rsidRDefault="009462F6" w:rsidP="00D87579">
      <w:pPr>
        <w:spacing w:after="0" w:line="360" w:lineRule="auto"/>
        <w:ind w:firstLine="720"/>
      </w:pPr>
      <w:r>
        <w:t>Demographic change may further alter the distribution of cardiovascular burden. Age-sex-specific</w:t>
      </w:r>
      <w:r w:rsidR="00F60BAA">
        <w:t xml:space="preserve"> </w:t>
      </w:r>
      <w:r>
        <w:t>population denominators and appropriate person-time offsets are necessary to distinguish changing</w:t>
      </w:r>
      <w:r w:rsidR="00F60BAA">
        <w:t xml:space="preserve"> </w:t>
      </w:r>
      <w:r>
        <w:t xml:space="preserve">population structure from changes in admission rates. </w:t>
      </w:r>
      <w:commentRangeStart w:id="8"/>
      <w:r>
        <w:t xml:space="preserve">The environmental context has also </w:t>
      </w:r>
      <w:r>
        <w:lastRenderedPageBreak/>
        <w:t>evolved:</w:t>
      </w:r>
      <w:r w:rsidR="00F60BAA">
        <w:t xml:space="preserve"> </w:t>
      </w:r>
      <w:r>
        <w:t>temperature and pollutants should not be treated as statistically interchangeable covariates, and ozone in</w:t>
      </w:r>
      <w:r w:rsidR="00F60BAA">
        <w:t xml:space="preserve"> </w:t>
      </w:r>
      <w:r>
        <w:t>particular may act as a confounder, effect modifier, or pathway variable.</w:t>
      </w:r>
      <w:commentRangeEnd w:id="8"/>
      <w:r w:rsidR="004A35C2">
        <w:rPr>
          <w:rStyle w:val="CommentReference"/>
        </w:rPr>
        <w:commentReference w:id="8"/>
      </w:r>
    </w:p>
    <w:p w14:paraId="7CBC5319" w14:textId="77777777" w:rsidR="003A1C13" w:rsidRDefault="009462F6" w:rsidP="00D87579">
      <w:pPr>
        <w:spacing w:after="0" w:line="360" w:lineRule="auto"/>
        <w:ind w:firstLine="720"/>
      </w:pPr>
      <w:commentRangeStart w:id="9"/>
      <w:r>
        <w:t xml:space="preserve">This study will examine monthly AMI, ischemic stroke, and </w:t>
      </w:r>
      <w:proofErr w:type="spellStart"/>
      <w:r>
        <w:t>hemorrhagic</w:t>
      </w:r>
      <w:proofErr w:type="spellEnd"/>
      <w:r>
        <w:t xml:space="preserve"> stroke admissions among Hong</w:t>
      </w:r>
      <w:r w:rsidR="00F60BAA">
        <w:t xml:space="preserve"> </w:t>
      </w:r>
      <w:r>
        <w:t>Kong residents aged 35 years or older from 2013 to 2023. It will assess associations with HKO-defined</w:t>
      </w:r>
      <w:r w:rsidR="00F60BAA">
        <w:t xml:space="preserve"> </w:t>
      </w:r>
      <w:r>
        <w:t>thermal extremes, emphasizing hot nights and cold days, while accounting for population denominators,</w:t>
      </w:r>
      <w:r w:rsidR="00F60BAA">
        <w:t xml:space="preserve"> </w:t>
      </w:r>
      <w:r>
        <w:t>seasonality, long-term trends, and COVID-period disruption. The objective is not to assume that heat</w:t>
      </w:r>
      <w:r w:rsidR="00F60BAA">
        <w:t xml:space="preserve"> </w:t>
      </w:r>
      <w:r>
        <w:t>has replaced cold, but to determine whether the historically cold-dominant pattern remains sufficient to</w:t>
      </w:r>
      <w:r w:rsidR="00F60BAA">
        <w:t xml:space="preserve"> </w:t>
      </w:r>
      <w:r>
        <w:t>describe contemporary cardiovascular hospital burden in a warming and aging Hong Kong.</w:t>
      </w:r>
      <w:commentRangeEnd w:id="9"/>
      <w:r w:rsidR="004A35C2">
        <w:rPr>
          <w:rStyle w:val="CommentReference"/>
        </w:rPr>
        <w:commentReference w:id="9"/>
      </w:r>
    </w:p>
    <w:p w14:paraId="5FCCE948" w14:textId="77777777" w:rsidR="007B1B15" w:rsidRDefault="007B1B15" w:rsidP="007B1B15">
      <w:pPr>
        <w:spacing w:after="0" w:line="360" w:lineRule="auto"/>
      </w:pPr>
    </w:p>
    <w:p w14:paraId="531E4B18" w14:textId="77777777" w:rsidR="00855789" w:rsidRPr="00CB6BA2" w:rsidRDefault="00855789" w:rsidP="007B1B15">
      <w:pPr>
        <w:spacing w:after="0" w:line="360" w:lineRule="auto"/>
        <w:rPr>
          <w:b/>
        </w:rPr>
      </w:pPr>
      <w:r w:rsidRPr="00CB6BA2">
        <w:rPr>
          <w:b/>
        </w:rPr>
        <w:t>Methods</w:t>
      </w:r>
    </w:p>
    <w:p w14:paraId="4C33ACB0" w14:textId="77777777" w:rsidR="00855789" w:rsidRPr="0079309E" w:rsidRDefault="00CB6BA2" w:rsidP="007B1B15">
      <w:pPr>
        <w:spacing w:after="0" w:line="360" w:lineRule="auto"/>
        <w:rPr>
          <w:i/>
        </w:rPr>
      </w:pPr>
      <w:r w:rsidRPr="0079309E">
        <w:rPr>
          <w:i/>
        </w:rPr>
        <w:t>Health data</w:t>
      </w:r>
    </w:p>
    <w:p w14:paraId="7574B506" w14:textId="138A4A7F" w:rsidR="0079309E" w:rsidRDefault="0079309E" w:rsidP="0079309E">
      <w:pPr>
        <w:spacing w:after="0" w:line="360" w:lineRule="auto"/>
        <w:ind w:firstLine="720"/>
        <w:rPr>
          <w:ins w:id="10" w:author="Hogan" w:date="2026-07-28T13:38:00Z"/>
          <w:highlight w:val="yellow"/>
        </w:rPr>
      </w:pPr>
      <w:r w:rsidRPr="00855789">
        <w:rPr>
          <w:highlight w:val="yellow"/>
        </w:rPr>
        <w:t>This is a work in progress.</w:t>
      </w:r>
    </w:p>
    <w:p w14:paraId="3B589A17" w14:textId="77777777" w:rsidR="00DF137F" w:rsidRDefault="00DF137F" w:rsidP="0079309E">
      <w:pPr>
        <w:spacing w:after="0" w:line="360" w:lineRule="auto"/>
        <w:ind w:firstLine="720"/>
      </w:pPr>
    </w:p>
    <w:p w14:paraId="1951A643" w14:textId="1796BF7F" w:rsidR="00CB6BA2" w:rsidRPr="0079309E" w:rsidRDefault="00CB6BA2" w:rsidP="007B1B15">
      <w:pPr>
        <w:spacing w:after="0" w:line="360" w:lineRule="auto"/>
        <w:rPr>
          <w:i/>
        </w:rPr>
      </w:pPr>
      <w:r w:rsidRPr="0079309E">
        <w:rPr>
          <w:i/>
        </w:rPr>
        <w:t>Weather</w:t>
      </w:r>
      <w:ins w:id="11" w:author="Hogan" w:date="2026-07-28T13:39:00Z">
        <w:r w:rsidR="00DF137F">
          <w:rPr>
            <w:i/>
          </w:rPr>
          <w:t xml:space="preserve"> and pollutants</w:t>
        </w:r>
      </w:ins>
      <w:r w:rsidRPr="0079309E">
        <w:rPr>
          <w:i/>
        </w:rPr>
        <w:t xml:space="preserve"> data</w:t>
      </w:r>
    </w:p>
    <w:p w14:paraId="6C640E36" w14:textId="2B405271" w:rsidR="0079309E" w:rsidDel="00DF137F" w:rsidRDefault="00DF137F" w:rsidP="00DF137F">
      <w:pPr>
        <w:spacing w:after="0" w:line="360" w:lineRule="auto"/>
        <w:rPr>
          <w:del w:id="12" w:author="Hogan" w:date="2026-07-28T12:21:00Z"/>
        </w:rPr>
      </w:pPr>
      <w:ins w:id="13" w:author="Hogan" w:date="2026-07-28T13:36:00Z">
        <w:r>
          <w:t>M</w:t>
        </w:r>
      </w:ins>
      <w:ins w:id="14" w:author="Hogan" w:date="2026-07-28T12:21:00Z">
        <w:r w:rsidR="00CC475E">
          <w:t>eteorological d</w:t>
        </w:r>
      </w:ins>
      <w:ins w:id="15" w:author="Hogan" w:date="2026-07-28T12:22:00Z">
        <w:r w:rsidR="00CC475E">
          <w:t>ata</w:t>
        </w:r>
      </w:ins>
      <w:ins w:id="16" w:author="Hogan" w:date="2026-07-28T13:36:00Z">
        <w:r>
          <w:t xml:space="preserve"> was</w:t>
        </w:r>
      </w:ins>
      <w:ins w:id="17" w:author="Hogan" w:date="2026-07-28T12:22:00Z">
        <w:r w:rsidR="00766944">
          <w:t xml:space="preserve"> obtained from the HKO</w:t>
        </w:r>
      </w:ins>
      <w:ins w:id="18" w:author="Hogan" w:date="2026-07-28T13:36:00Z">
        <w:r>
          <w:t>. The variables</w:t>
        </w:r>
      </w:ins>
      <w:ins w:id="19" w:author="Hogan" w:date="2026-07-28T12:23:00Z">
        <w:r w:rsidR="00766944">
          <w:t xml:space="preserve"> included: </w:t>
        </w:r>
      </w:ins>
      <w:ins w:id="20" w:author="Hogan" w:date="2026-07-28T12:24:00Z">
        <w:r w:rsidR="00766944">
          <w:t>daily temperature (mean, minimum, maximum), daily relative humidity,</w:t>
        </w:r>
      </w:ins>
      <w:ins w:id="21" w:author="Hogan" w:date="2026-07-28T13:36:00Z">
        <w:r>
          <w:t xml:space="preserve"> </w:t>
        </w:r>
      </w:ins>
      <w:ins w:id="22" w:author="Hogan" w:date="2026-07-28T12:24:00Z">
        <w:r w:rsidR="00766944">
          <w:t>daily total rainfall</w:t>
        </w:r>
      </w:ins>
      <w:ins w:id="23" w:author="Hogan" w:date="2026-07-28T12:25:00Z">
        <w:r w:rsidR="00766944">
          <w:t>,</w:t>
        </w:r>
      </w:ins>
      <w:ins w:id="24" w:author="Hogan" w:date="2026-07-28T12:24:00Z">
        <w:r w:rsidR="00766944">
          <w:t xml:space="preserve"> </w:t>
        </w:r>
      </w:ins>
      <w:ins w:id="25" w:author="Hogan" w:date="2026-07-28T12:25:00Z">
        <w:r w:rsidR="00766944">
          <w:t>the number of hot nights (</w:t>
        </w:r>
        <w:proofErr w:type="spellStart"/>
        <w:r w:rsidR="00766944">
          <w:t>T</w:t>
        </w:r>
        <w:r w:rsidR="00766944" w:rsidRPr="00DF137F">
          <w:rPr>
            <w:vertAlign w:val="subscript"/>
            <w:rPrChange w:id="26" w:author="Hogan" w:date="2026-07-28T13:38:00Z">
              <w:rPr/>
            </w:rPrChange>
          </w:rPr>
          <w:t>min</w:t>
        </w:r>
        <w:proofErr w:type="spellEnd"/>
        <w:r w:rsidR="00766944">
          <w:t xml:space="preserve"> </w:t>
        </w:r>
        <w:r w:rsidR="00766944">
          <w:t>≥ 28</w:t>
        </w:r>
      </w:ins>
      <w:ins w:id="27" w:author="Hogan" w:date="2026-07-28T12:26:00Z">
        <w:r w:rsidR="00766944">
          <w:rPr>
            <w:rFonts w:cstheme="minorHAnsi"/>
          </w:rPr>
          <w:t>°</w:t>
        </w:r>
        <w:r w:rsidR="00766944">
          <w:rPr>
            <w:rFonts w:cstheme="minorHAnsi"/>
          </w:rPr>
          <w:t xml:space="preserve">C), the number of very hot days </w:t>
        </w:r>
        <w:r w:rsidR="00766944">
          <w:t>(</w:t>
        </w:r>
        <w:proofErr w:type="spellStart"/>
        <w:r w:rsidR="00766944">
          <w:t>T</w:t>
        </w:r>
        <w:r w:rsidR="00766944" w:rsidRPr="00DF137F">
          <w:rPr>
            <w:vertAlign w:val="subscript"/>
            <w:rPrChange w:id="28" w:author="Hogan" w:date="2026-07-28T13:38:00Z">
              <w:rPr/>
            </w:rPrChange>
          </w:rPr>
          <w:t>m</w:t>
        </w:r>
        <w:r w:rsidR="00766944" w:rsidRPr="00DF137F">
          <w:rPr>
            <w:vertAlign w:val="subscript"/>
            <w:rPrChange w:id="29" w:author="Hogan" w:date="2026-07-28T13:38:00Z">
              <w:rPr/>
            </w:rPrChange>
          </w:rPr>
          <w:t>ax</w:t>
        </w:r>
        <w:proofErr w:type="spellEnd"/>
        <w:r w:rsidR="00766944">
          <w:t xml:space="preserve"> ≥ </w:t>
        </w:r>
        <w:r w:rsidR="00766944">
          <w:t>33</w:t>
        </w:r>
        <w:r w:rsidR="00766944">
          <w:rPr>
            <w:rFonts w:cstheme="minorHAnsi"/>
          </w:rPr>
          <w:t>°C)</w:t>
        </w:r>
        <w:r w:rsidR="00766944">
          <w:rPr>
            <w:rFonts w:cstheme="minorHAnsi"/>
          </w:rPr>
          <w:t xml:space="preserve">, </w:t>
        </w:r>
      </w:ins>
      <w:ins w:id="30" w:author="Hogan" w:date="2026-07-28T13:37:00Z">
        <w:r>
          <w:t xml:space="preserve">the number of </w:t>
        </w:r>
      </w:ins>
      <w:ins w:id="31" w:author="Hogan" w:date="2026-07-28T12:21:00Z">
        <w:r w:rsidR="00CC475E">
          <w:t>extremely hot days (</w:t>
        </w:r>
        <w:proofErr w:type="spellStart"/>
        <w:r w:rsidR="00CC475E">
          <w:t>T</w:t>
        </w:r>
        <w:r w:rsidR="00CC475E" w:rsidRPr="00DF137F">
          <w:rPr>
            <w:vertAlign w:val="subscript"/>
            <w:rPrChange w:id="32" w:author="Hogan" w:date="2026-07-28T13:38:00Z">
              <w:rPr/>
            </w:rPrChange>
          </w:rPr>
          <w:t>max</w:t>
        </w:r>
        <w:proofErr w:type="spellEnd"/>
        <w:r w:rsidR="00CC475E">
          <w:t xml:space="preserve"> ≥ 35</w:t>
        </w:r>
      </w:ins>
      <w:ins w:id="33" w:author="Hogan" w:date="2026-07-28T13:38:00Z">
        <w:r>
          <w:rPr>
            <w:rFonts w:cstheme="minorHAnsi"/>
          </w:rPr>
          <w:t>°</w:t>
        </w:r>
      </w:ins>
      <w:ins w:id="34" w:author="Hogan" w:date="2026-07-28T12:21:00Z">
        <w:r w:rsidR="00CC475E">
          <w:t>C)</w:t>
        </w:r>
      </w:ins>
      <w:ins w:id="35" w:author="Hogan" w:date="2026-07-28T13:37:00Z">
        <w:r>
          <w:t>, and the number of</w:t>
        </w:r>
      </w:ins>
      <w:ins w:id="36" w:author="Hogan" w:date="2026-07-28T12:21:00Z">
        <w:r w:rsidR="00CC475E">
          <w:t xml:space="preserve"> cold days (</w:t>
        </w:r>
        <w:proofErr w:type="spellStart"/>
        <w:r w:rsidR="00CC475E">
          <w:t>T</w:t>
        </w:r>
        <w:r w:rsidR="00CC475E" w:rsidRPr="00DF137F">
          <w:rPr>
            <w:vertAlign w:val="subscript"/>
            <w:rPrChange w:id="37" w:author="Hogan" w:date="2026-07-28T13:38:00Z">
              <w:rPr/>
            </w:rPrChange>
          </w:rPr>
          <w:t>min</w:t>
        </w:r>
        <w:proofErr w:type="spellEnd"/>
        <w:r w:rsidR="00CC475E">
          <w:t xml:space="preserve"> ≤ 12</w:t>
        </w:r>
      </w:ins>
      <w:ins w:id="38" w:author="Hogan" w:date="2026-07-28T13:38:00Z">
        <w:r>
          <w:rPr>
            <w:rFonts w:cstheme="minorHAnsi"/>
          </w:rPr>
          <w:t>°</w:t>
        </w:r>
      </w:ins>
      <w:ins w:id="39" w:author="Hogan" w:date="2026-07-28T12:21:00Z">
        <w:r w:rsidR="00CC475E">
          <w:t>C)</w:t>
        </w:r>
      </w:ins>
      <w:ins w:id="40" w:author="Hogan" w:date="2026-07-28T13:38:00Z">
        <w:r>
          <w:t>.</w:t>
        </w:r>
      </w:ins>
      <w:ins w:id="41" w:author="Hogan" w:date="2026-07-28T13:39:00Z">
        <w:r>
          <w:t xml:space="preserve"> </w:t>
        </w:r>
        <w:r>
          <w:t>Daily mean pollutant levels for nitrogen dioxide (NO</w:t>
        </w:r>
        <w:r w:rsidRPr="00DF137F">
          <w:rPr>
            <w:vertAlign w:val="subscript"/>
            <w:rPrChange w:id="42" w:author="Hogan" w:date="2026-07-28T13:40:00Z">
              <w:rPr/>
            </w:rPrChange>
          </w:rPr>
          <w:t>2</w:t>
        </w:r>
        <w:r>
          <w:t xml:space="preserve">), </w:t>
        </w:r>
        <w:proofErr w:type="spellStart"/>
        <w:r>
          <w:t>sulfur</w:t>
        </w:r>
        <w:proofErr w:type="spellEnd"/>
        <w:r>
          <w:t xml:space="preserve"> dioxide (SO</w:t>
        </w:r>
        <w:r w:rsidRPr="00DF137F">
          <w:rPr>
            <w:vertAlign w:val="subscript"/>
            <w:rPrChange w:id="43" w:author="Hogan" w:date="2026-07-28T13:39:00Z">
              <w:rPr/>
            </w:rPrChange>
          </w:rPr>
          <w:t>2</w:t>
        </w:r>
        <w:r>
          <w:t xml:space="preserve">), </w:t>
        </w:r>
        <w:r>
          <w:t xml:space="preserve">and </w:t>
        </w:r>
        <w:r>
          <w:t>ozone (O</w:t>
        </w:r>
        <w:r w:rsidRPr="00DF137F">
          <w:rPr>
            <w:vertAlign w:val="subscript"/>
            <w:rPrChange w:id="44" w:author="Hogan" w:date="2026-07-28T13:40:00Z">
              <w:rPr/>
            </w:rPrChange>
          </w:rPr>
          <w:t>3</w:t>
        </w:r>
        <w:r>
          <w:t>) were obtained from the Hong Kong Environmental Protection Department</w:t>
        </w:r>
      </w:ins>
      <w:ins w:id="45" w:author="Hogan" w:date="2026-07-28T13:40:00Z">
        <w:r>
          <w:t xml:space="preserve"> (EPD)</w:t>
        </w:r>
      </w:ins>
      <w:ins w:id="46" w:author="Hogan" w:date="2026-07-28T13:39:00Z">
        <w:r>
          <w:t xml:space="preserve">. </w:t>
        </w:r>
      </w:ins>
      <w:del w:id="47" w:author="Hogan" w:date="2026-07-28T12:21:00Z">
        <w:r w:rsidR="0079309E" w:rsidRPr="00855789" w:rsidDel="00CC475E">
          <w:rPr>
            <w:highlight w:val="yellow"/>
          </w:rPr>
          <w:delText>This is a work in progress.</w:delText>
        </w:r>
      </w:del>
    </w:p>
    <w:p w14:paraId="1CAC797D" w14:textId="77777777" w:rsidR="00DF137F" w:rsidRPr="00DF137F" w:rsidRDefault="00DF137F" w:rsidP="00DF137F">
      <w:pPr>
        <w:spacing w:after="0" w:line="360" w:lineRule="auto"/>
        <w:ind w:firstLine="720"/>
        <w:rPr>
          <w:ins w:id="48" w:author="Hogan" w:date="2026-07-28T13:38:00Z"/>
          <w:rPrChange w:id="49" w:author="Hogan" w:date="2026-07-28T13:37:00Z">
            <w:rPr>
              <w:ins w:id="50" w:author="Hogan" w:date="2026-07-28T13:38:00Z"/>
              <w:highlight w:val="yellow"/>
            </w:rPr>
          </w:rPrChange>
        </w:rPr>
        <w:pPrChange w:id="51" w:author="Hogan" w:date="2026-07-28T13:37:00Z">
          <w:pPr>
            <w:spacing w:after="0" w:line="360" w:lineRule="auto"/>
          </w:pPr>
        </w:pPrChange>
      </w:pPr>
    </w:p>
    <w:p w14:paraId="3A3CEFD8" w14:textId="77777777" w:rsidR="00CC475E" w:rsidRDefault="00CC475E" w:rsidP="00DF137F">
      <w:pPr>
        <w:spacing w:after="0" w:line="360" w:lineRule="auto"/>
        <w:rPr>
          <w:ins w:id="52" w:author="Hogan" w:date="2026-07-28T12:21:00Z"/>
        </w:rPr>
        <w:pPrChange w:id="53" w:author="Hogan" w:date="2026-07-28T13:37:00Z">
          <w:pPr>
            <w:spacing w:after="0" w:line="360" w:lineRule="auto"/>
            <w:ind w:firstLine="720"/>
          </w:pPr>
        </w:pPrChange>
      </w:pPr>
    </w:p>
    <w:p w14:paraId="55821E75" w14:textId="77777777" w:rsidR="00CB6BA2" w:rsidRPr="0079309E" w:rsidRDefault="00CB6BA2" w:rsidP="007B1B15">
      <w:pPr>
        <w:spacing w:after="0" w:line="360" w:lineRule="auto"/>
        <w:rPr>
          <w:i/>
        </w:rPr>
      </w:pPr>
      <w:r w:rsidRPr="0079309E">
        <w:rPr>
          <w:i/>
        </w:rPr>
        <w:t>Statistical analysis</w:t>
      </w:r>
    </w:p>
    <w:p w14:paraId="7BD75D9F" w14:textId="77777777" w:rsidR="00CB6BA2" w:rsidRDefault="0079309E" w:rsidP="0079309E">
      <w:pPr>
        <w:spacing w:after="0" w:line="360" w:lineRule="auto"/>
        <w:ind w:firstLine="720"/>
      </w:pPr>
      <w:r w:rsidRPr="00855789">
        <w:rPr>
          <w:highlight w:val="yellow"/>
        </w:rPr>
        <w:t>This is a work in progress.</w:t>
      </w:r>
    </w:p>
    <w:p w14:paraId="102F84EA" w14:textId="77777777" w:rsidR="00CB6BA2" w:rsidRDefault="00CB6BA2" w:rsidP="007B1B15">
      <w:pPr>
        <w:spacing w:after="0" w:line="360" w:lineRule="auto"/>
      </w:pPr>
    </w:p>
    <w:p w14:paraId="0A0ACB12" w14:textId="77777777" w:rsidR="00855789" w:rsidRPr="00855789" w:rsidRDefault="00855789" w:rsidP="007B1B15">
      <w:pPr>
        <w:spacing w:after="0" w:line="360" w:lineRule="auto"/>
        <w:rPr>
          <w:b/>
        </w:rPr>
      </w:pPr>
      <w:r w:rsidRPr="00855789">
        <w:rPr>
          <w:b/>
        </w:rPr>
        <w:t>Results</w:t>
      </w:r>
    </w:p>
    <w:p w14:paraId="5B1D1EA5" w14:textId="77777777" w:rsidR="00855789" w:rsidRDefault="00855789" w:rsidP="007B1B15">
      <w:pPr>
        <w:spacing w:after="0" w:line="360" w:lineRule="auto"/>
      </w:pPr>
      <w:r>
        <w:tab/>
      </w:r>
      <w:r w:rsidRPr="00855789">
        <w:rPr>
          <w:highlight w:val="yellow"/>
        </w:rPr>
        <w:t>This is a work in progress.</w:t>
      </w:r>
    </w:p>
    <w:p w14:paraId="2C5FC5A3" w14:textId="77777777" w:rsidR="009F3048" w:rsidRDefault="009F3048" w:rsidP="007B1B15">
      <w:pPr>
        <w:spacing w:after="0" w:line="360" w:lineRule="auto"/>
        <w:rPr>
          <w:b/>
        </w:rPr>
      </w:pPr>
    </w:p>
    <w:p w14:paraId="072D871F" w14:textId="17B24077" w:rsidR="00855789" w:rsidRPr="00855789" w:rsidRDefault="00855789" w:rsidP="007B1B15">
      <w:pPr>
        <w:spacing w:after="0" w:line="360" w:lineRule="auto"/>
        <w:rPr>
          <w:b/>
        </w:rPr>
      </w:pPr>
      <w:r w:rsidRPr="00855789">
        <w:rPr>
          <w:b/>
        </w:rPr>
        <w:t>Discussion</w:t>
      </w:r>
    </w:p>
    <w:p w14:paraId="7C9F7371" w14:textId="6BA5C1DF" w:rsidR="00855789" w:rsidRDefault="00855789" w:rsidP="007B1B15">
      <w:pPr>
        <w:spacing w:after="0" w:line="360" w:lineRule="auto"/>
      </w:pPr>
      <w:r>
        <w:tab/>
      </w:r>
      <w:r w:rsidRPr="00855789">
        <w:rPr>
          <w:highlight w:val="yellow"/>
        </w:rPr>
        <w:t>This is a work in progress.</w:t>
      </w:r>
    </w:p>
    <w:p w14:paraId="430AD391" w14:textId="77777777" w:rsidR="009F3048" w:rsidRDefault="009F3048" w:rsidP="007B1B15">
      <w:pPr>
        <w:spacing w:after="0" w:line="360" w:lineRule="auto"/>
        <w:rPr>
          <w:b/>
        </w:rPr>
      </w:pPr>
    </w:p>
    <w:p w14:paraId="273BD341" w14:textId="148EBD8F" w:rsidR="009F3048" w:rsidRPr="009F3048" w:rsidRDefault="009F3048" w:rsidP="007B1B15">
      <w:pPr>
        <w:spacing w:after="0" w:line="360" w:lineRule="auto"/>
        <w:rPr>
          <w:b/>
        </w:rPr>
      </w:pPr>
      <w:r w:rsidRPr="009F3048">
        <w:rPr>
          <w:b/>
        </w:rPr>
        <w:t>Conclusion</w:t>
      </w:r>
    </w:p>
    <w:p w14:paraId="5C995AC9" w14:textId="1F197F9D" w:rsidR="009F3048" w:rsidRDefault="009F3048" w:rsidP="009F3048">
      <w:pPr>
        <w:spacing w:after="0" w:line="360" w:lineRule="auto"/>
        <w:ind w:firstLine="720"/>
      </w:pPr>
      <w:r w:rsidRPr="00855789">
        <w:rPr>
          <w:highlight w:val="yellow"/>
        </w:rPr>
        <w:t>This is a work in progress.</w:t>
      </w:r>
    </w:p>
    <w:p w14:paraId="0C1CA0AD" w14:textId="34E8014F" w:rsidR="00855789" w:rsidRDefault="00855789" w:rsidP="007B1B15">
      <w:pPr>
        <w:spacing w:after="0" w:line="360" w:lineRule="auto"/>
      </w:pPr>
    </w:p>
    <w:p w14:paraId="43871422" w14:textId="5BCDABA5" w:rsidR="009F3048" w:rsidRPr="009F3048" w:rsidRDefault="009F3048" w:rsidP="007B1B15">
      <w:pPr>
        <w:spacing w:after="0" w:line="360" w:lineRule="auto"/>
        <w:rPr>
          <w:b/>
        </w:rPr>
      </w:pPr>
      <w:r w:rsidRPr="009F3048">
        <w:rPr>
          <w:b/>
        </w:rPr>
        <w:lastRenderedPageBreak/>
        <w:t>Declaration on the use of AI</w:t>
      </w:r>
    </w:p>
    <w:p w14:paraId="7C3EB22D" w14:textId="4E7695C4" w:rsidR="009F3048" w:rsidRDefault="009F3048" w:rsidP="009F3048">
      <w:pPr>
        <w:spacing w:after="0" w:line="360" w:lineRule="auto"/>
        <w:ind w:firstLine="720"/>
      </w:pPr>
      <w:r>
        <w:t>AI-assisted tools were used for code scaffolding, methodological brainstorming, and review of potential data and modelling issues.</w:t>
      </w:r>
    </w:p>
    <w:p w14:paraId="365C4CA2" w14:textId="77777777" w:rsidR="009F3048" w:rsidRDefault="009F3048" w:rsidP="009F3048">
      <w:pPr>
        <w:spacing w:after="0" w:line="360" w:lineRule="auto"/>
        <w:ind w:firstLine="720"/>
      </w:pPr>
    </w:p>
    <w:p w14:paraId="46F08E92" w14:textId="2631E9B4" w:rsidR="009F3048" w:rsidRPr="009F3048" w:rsidRDefault="009F3048" w:rsidP="007B1B15">
      <w:pPr>
        <w:spacing w:after="0" w:line="360" w:lineRule="auto"/>
        <w:rPr>
          <w:b/>
        </w:rPr>
      </w:pPr>
      <w:r w:rsidRPr="009F3048">
        <w:rPr>
          <w:b/>
        </w:rPr>
        <w:t>Declaration of competing interest</w:t>
      </w:r>
    </w:p>
    <w:p w14:paraId="63DF681E" w14:textId="057E8890" w:rsidR="009F3048" w:rsidRDefault="009F3048" w:rsidP="007B1B15">
      <w:pPr>
        <w:spacing w:after="0" w:line="360" w:lineRule="auto"/>
      </w:pPr>
      <w:r>
        <w:tab/>
      </w:r>
      <w:r w:rsidRPr="00855789">
        <w:rPr>
          <w:highlight w:val="yellow"/>
        </w:rPr>
        <w:t>This is a work in progress.</w:t>
      </w:r>
    </w:p>
    <w:p w14:paraId="06CBB5ED" w14:textId="77777777" w:rsidR="009F3048" w:rsidRDefault="009F3048" w:rsidP="007B1B15">
      <w:pPr>
        <w:spacing w:after="0" w:line="360" w:lineRule="auto"/>
      </w:pPr>
    </w:p>
    <w:p w14:paraId="414CD29B" w14:textId="77777777" w:rsidR="007B1B15" w:rsidRPr="007B1B15" w:rsidRDefault="007B1B15" w:rsidP="007B1B15">
      <w:pPr>
        <w:spacing w:after="0" w:line="360" w:lineRule="auto"/>
        <w:rPr>
          <w:b/>
        </w:rPr>
      </w:pPr>
      <w:r w:rsidRPr="007B1B15">
        <w:rPr>
          <w:b/>
        </w:rPr>
        <w:t>References</w:t>
      </w:r>
    </w:p>
    <w:p w14:paraId="3B386245" w14:textId="4F6A4AA0" w:rsidR="007B1B15" w:rsidRDefault="007B1B15" w:rsidP="007B1B15">
      <w:pPr>
        <w:pStyle w:val="ListParagraph"/>
        <w:numPr>
          <w:ilvl w:val="0"/>
          <w:numId w:val="1"/>
        </w:numPr>
        <w:spacing w:after="0" w:line="360" w:lineRule="auto"/>
        <w:ind w:left="426"/>
      </w:pPr>
      <w:r>
        <w:t xml:space="preserve">Goggins WB, Chan EYY, </w:t>
      </w:r>
      <w:commentRangeStart w:id="54"/>
      <w:r>
        <w:t>Yang C</w:t>
      </w:r>
      <w:del w:id="55" w:author="Hogan" w:date="2026-07-28T12:13:00Z">
        <w:r w:rsidR="005041B3" w:rsidDel="004A35C2">
          <w:delText>-</w:delText>
        </w:r>
      </w:del>
      <w:r>
        <w:t>Y</w:t>
      </w:r>
      <w:commentRangeEnd w:id="54"/>
      <w:r w:rsidR="00CB6BA2">
        <w:rPr>
          <w:rStyle w:val="CommentReference"/>
        </w:rPr>
        <w:commentReference w:id="54"/>
      </w:r>
      <w:r>
        <w:t xml:space="preserve">. Weather, pollution, and acute myocardial infarction in Hong Kong and Taiwan. International Journal of Cardiology. 2013;168(1):243–249. </w:t>
      </w:r>
      <w:proofErr w:type="gramStart"/>
      <w:r>
        <w:t>doi:10.1016/j.ijcard</w:t>
      </w:r>
      <w:proofErr w:type="gramEnd"/>
      <w:r>
        <w:t>.2012.09.087.</w:t>
      </w:r>
    </w:p>
    <w:p w14:paraId="7D1EC25C" w14:textId="77777777" w:rsidR="007B1B15" w:rsidRDefault="007B1B15" w:rsidP="007B1B15">
      <w:pPr>
        <w:pStyle w:val="ListParagraph"/>
        <w:numPr>
          <w:ilvl w:val="0"/>
          <w:numId w:val="1"/>
        </w:numPr>
        <w:spacing w:after="0" w:line="360" w:lineRule="auto"/>
        <w:ind w:left="426"/>
      </w:pPr>
      <w:r>
        <w:t xml:space="preserve">Hong Kong Observatory. The Year’s Weather – 2013. https://www.hko.gov.hk/en/wxinfo/pastwx/ ywx2013.htm </w:t>
      </w:r>
    </w:p>
    <w:p w14:paraId="201346B3" w14:textId="77777777" w:rsidR="007B1B15" w:rsidRDefault="007B1B15" w:rsidP="007B1B15">
      <w:pPr>
        <w:pStyle w:val="ListParagraph"/>
        <w:numPr>
          <w:ilvl w:val="0"/>
          <w:numId w:val="1"/>
        </w:numPr>
        <w:spacing w:after="0" w:line="360" w:lineRule="auto"/>
        <w:ind w:left="426"/>
      </w:pPr>
      <w:r>
        <w:t>Hong Kong Observatory. The Year’s Weather – 2017. https://www.hko.gov.hk/en/wxinfo/pastwx/ 2017/ywx2017.htm</w:t>
      </w:r>
    </w:p>
    <w:p w14:paraId="1E8BFD7F" w14:textId="77777777" w:rsidR="007B1B15" w:rsidRDefault="007B1B15" w:rsidP="007B1B15">
      <w:pPr>
        <w:pStyle w:val="ListParagraph"/>
        <w:numPr>
          <w:ilvl w:val="0"/>
          <w:numId w:val="1"/>
        </w:numPr>
        <w:spacing w:after="0" w:line="360" w:lineRule="auto"/>
        <w:ind w:left="426"/>
      </w:pPr>
      <w:r>
        <w:t>Hong Kong Observatory. The Year’s Weather – 2021. https://www.hko.gov.hk/en/wxinfo/pastwx/ 2021/ywx2021.htm</w:t>
      </w:r>
    </w:p>
    <w:p w14:paraId="7B88BB03" w14:textId="77777777" w:rsidR="007B1B15" w:rsidRDefault="007B1B15" w:rsidP="007B1B15">
      <w:pPr>
        <w:pStyle w:val="ListParagraph"/>
        <w:numPr>
          <w:ilvl w:val="0"/>
          <w:numId w:val="1"/>
        </w:numPr>
        <w:spacing w:after="0" w:line="360" w:lineRule="auto"/>
        <w:ind w:left="426"/>
      </w:pPr>
      <w:r>
        <w:t>Hong Kong Observatory. The Year’s Weather – 2024. https://www.hko.gov.hk/en/wxinfo/pastwx/ 2024/ywx2024.htm</w:t>
      </w:r>
    </w:p>
    <w:p w14:paraId="477B660A" w14:textId="77777777" w:rsidR="007B1B15" w:rsidRDefault="007B1B15" w:rsidP="007B1B15">
      <w:pPr>
        <w:pStyle w:val="ListParagraph"/>
        <w:numPr>
          <w:ilvl w:val="0"/>
          <w:numId w:val="1"/>
        </w:numPr>
        <w:spacing w:after="0" w:line="360" w:lineRule="auto"/>
        <w:ind w:left="426"/>
      </w:pPr>
      <w:r>
        <w:t xml:space="preserve">Hong Kong Observatory. Hong Kong Observatory Open Data. https://www.hko.gov.hk/en/ </w:t>
      </w:r>
      <w:proofErr w:type="spellStart"/>
      <w:r>
        <w:t>abouthko</w:t>
      </w:r>
      <w:proofErr w:type="spellEnd"/>
      <w:r>
        <w:t>/</w:t>
      </w:r>
      <w:proofErr w:type="spellStart"/>
      <w:r>
        <w:t>opendata_intro.htm</w:t>
      </w:r>
      <w:proofErr w:type="spellEnd"/>
    </w:p>
    <w:p w14:paraId="64066286" w14:textId="77777777" w:rsidR="007B1B15" w:rsidRDefault="007B1B15" w:rsidP="007B1B15">
      <w:pPr>
        <w:pStyle w:val="ListParagraph"/>
        <w:numPr>
          <w:ilvl w:val="0"/>
          <w:numId w:val="1"/>
        </w:numPr>
        <w:spacing w:after="0" w:line="360" w:lineRule="auto"/>
        <w:ind w:left="426"/>
      </w:pPr>
      <w:r>
        <w:t>Environmental Protection Department. Environmental Protection Interactive Centre: Air Quality Data. https://cd.epic.epd.gov.hk/EPICDI/air/station/?lang=en [8] Census and Statistics Department. Hong Kong Population: Population by Sex and Age Group. https://data.gov.hk/en-data/dataset/hk-censtatd-tablechart-110-01001</w:t>
      </w:r>
    </w:p>
    <w:sectPr w:rsidR="007B1B15" w:rsidSect="009462F6">
      <w:footerReference w:type="default" r:id="rId11"/>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Hogan" w:date="2026-07-28T11:58:00Z" w:initials="H">
    <w:p w14:paraId="3EB87D37" w14:textId="391420A1" w:rsidR="00384995" w:rsidRDefault="00384995">
      <w:pPr>
        <w:pStyle w:val="CommentText"/>
      </w:pPr>
      <w:r>
        <w:rPr>
          <w:rStyle w:val="CommentReference"/>
        </w:rPr>
        <w:annotationRef/>
      </w:r>
      <w:r>
        <w:t xml:space="preserve">Running title proposed by Bob. Will </w:t>
      </w:r>
      <w:r w:rsidR="000C2F28">
        <w:t xml:space="preserve">need to </w:t>
      </w:r>
      <w:r>
        <w:t>be amended once results have been generated.</w:t>
      </w:r>
    </w:p>
  </w:comment>
  <w:comment w:id="1" w:author="Hogan" w:date="2026-07-28T11:59:00Z" w:initials="H">
    <w:p w14:paraId="52AB120D" w14:textId="2B09C1F5" w:rsidR="00384995" w:rsidRDefault="00384995">
      <w:pPr>
        <w:pStyle w:val="CommentText"/>
      </w:pPr>
      <w:r>
        <w:rPr>
          <w:rStyle w:val="CommentReference"/>
        </w:rPr>
        <w:annotationRef/>
      </w:r>
      <w:r>
        <w:t xml:space="preserve">To be determined after discussion with Dr. </w:t>
      </w:r>
      <w:proofErr w:type="spellStart"/>
      <w:r>
        <w:t>Bishai</w:t>
      </w:r>
      <w:proofErr w:type="spellEnd"/>
      <w:r>
        <w:t>.</w:t>
      </w:r>
    </w:p>
  </w:comment>
  <w:comment w:id="3" w:author="Hogan" w:date="2026-07-28T11:54:00Z" w:initials="H">
    <w:p w14:paraId="7E9CABCF" w14:textId="7E5BC822" w:rsidR="00384995" w:rsidRDefault="00384995">
      <w:pPr>
        <w:pStyle w:val="CommentText"/>
      </w:pPr>
      <w:r>
        <w:rPr>
          <w:rStyle w:val="CommentReference"/>
        </w:rPr>
        <w:annotationRef/>
      </w:r>
      <w:r>
        <w:t>Remove now since the scope of the study has changed?</w:t>
      </w:r>
    </w:p>
  </w:comment>
  <w:comment w:id="4" w:author="Hogan" w:date="2026-07-28T12:08:00Z" w:initials="H">
    <w:p w14:paraId="63B38C8D" w14:textId="608795FB" w:rsidR="00384995" w:rsidRDefault="00384995">
      <w:pPr>
        <w:pStyle w:val="CommentText"/>
      </w:pPr>
      <w:r>
        <w:rPr>
          <w:rStyle w:val="CommentReference"/>
        </w:rPr>
        <w:annotationRef/>
      </w:r>
      <w:r>
        <w:t>You need to cite the papers for these factors. In the context of this stu</w:t>
      </w:r>
      <w:r w:rsidR="004A35C2">
        <w:t>d</w:t>
      </w:r>
      <w:r>
        <w:t xml:space="preserve">y, if we don’t have the housing and behavioural adaptation data, I would suggest to not mention it and instead replace it with medication instead. You don’t want to </w:t>
      </w:r>
      <w:r w:rsidR="005041B3">
        <w:t>encourage people to think about a possible factor that we did not control for from the get-go.</w:t>
      </w:r>
    </w:p>
  </w:comment>
  <w:comment w:id="8" w:author="Hogan" w:date="2026-07-28T12:16:00Z" w:initials="H">
    <w:p w14:paraId="5CE5DF62" w14:textId="114F8A20" w:rsidR="004A35C2" w:rsidRDefault="004A35C2">
      <w:pPr>
        <w:pStyle w:val="CommentText"/>
      </w:pPr>
      <w:r>
        <w:rPr>
          <w:rStyle w:val="CommentReference"/>
        </w:rPr>
        <w:annotationRef/>
      </w:r>
      <w:r>
        <w:t>The phrasing of “the environmental context has also evolved” makes me think that the level of air pollutants has changed after Goggin’s study in 2009. Is this the case? If not, then we need to remove this or rewrite it.</w:t>
      </w:r>
    </w:p>
  </w:comment>
  <w:comment w:id="9" w:author="Hogan" w:date="2026-07-28T12:18:00Z" w:initials="H">
    <w:p w14:paraId="729B3E96" w14:textId="5EABF435" w:rsidR="004A35C2" w:rsidRDefault="004A35C2">
      <w:pPr>
        <w:pStyle w:val="CommentText"/>
      </w:pPr>
      <w:r>
        <w:rPr>
          <w:rStyle w:val="CommentReference"/>
        </w:rPr>
        <w:annotationRef/>
      </w:r>
      <w:r>
        <w:t xml:space="preserve">I feel like the thesis of the </w:t>
      </w:r>
      <w:r w:rsidR="00A15F36">
        <w:t>paper can be combined into one statement/sentence</w:t>
      </w:r>
      <w:r>
        <w:t>. We will leave it as it is for now and amend this after the Results are generated.</w:t>
      </w:r>
    </w:p>
  </w:comment>
  <w:comment w:id="54" w:author="Hogan" w:date="2026-07-28T11:47:00Z" w:initials="H">
    <w:p w14:paraId="0EC8F3E4" w14:textId="77777777" w:rsidR="00384995" w:rsidRDefault="00384995">
      <w:pPr>
        <w:pStyle w:val="CommentText"/>
      </w:pPr>
      <w:r>
        <w:rPr>
          <w:rStyle w:val="CommentReference"/>
        </w:rPr>
        <w:annotationRef/>
      </w:r>
      <w:r>
        <w:t>Changed from Yang C-Y to Yang CY for consistent formatting.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EB87D37" w15:done="0"/>
  <w15:commentEx w15:paraId="52AB120D" w15:done="0"/>
  <w15:commentEx w15:paraId="7E9CABCF" w15:done="0"/>
  <w15:commentEx w15:paraId="63B38C8D" w15:done="0"/>
  <w15:commentEx w15:paraId="5CE5DF62" w15:done="0"/>
  <w15:commentEx w15:paraId="729B3E96" w15:done="0"/>
  <w15:commentEx w15:paraId="0EC8F3E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EB87D37" w16cid:durableId="2E1317FA"/>
  <w16cid:commentId w16cid:paraId="52AB120D" w16cid:durableId="2E13183D"/>
  <w16cid:commentId w16cid:paraId="7E9CABCF" w16cid:durableId="2E13170F"/>
  <w16cid:commentId w16cid:paraId="63B38C8D" w16cid:durableId="2E131A40"/>
  <w16cid:commentId w16cid:paraId="5CE5DF62" w16cid:durableId="2E131C2B"/>
  <w16cid:commentId w16cid:paraId="729B3E96" w16cid:durableId="2E131CA8"/>
  <w16cid:commentId w16cid:paraId="0EC8F3E4" w16cid:durableId="2E1315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1A3A33" w14:textId="77777777" w:rsidR="00137977" w:rsidRDefault="00137977" w:rsidP="000310C0">
      <w:pPr>
        <w:spacing w:after="0" w:line="240" w:lineRule="auto"/>
      </w:pPr>
      <w:r>
        <w:separator/>
      </w:r>
    </w:p>
  </w:endnote>
  <w:endnote w:type="continuationSeparator" w:id="0">
    <w:p w14:paraId="3CAB93E7" w14:textId="77777777" w:rsidR="00137977" w:rsidRDefault="00137977" w:rsidP="00031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12321112"/>
      <w:docPartObj>
        <w:docPartGallery w:val="Page Numbers (Bottom of Page)"/>
        <w:docPartUnique/>
      </w:docPartObj>
    </w:sdtPr>
    <w:sdtEndPr>
      <w:rPr>
        <w:noProof/>
      </w:rPr>
    </w:sdtEndPr>
    <w:sdtContent>
      <w:p w14:paraId="2A8649DD" w14:textId="77777777" w:rsidR="00384995" w:rsidRDefault="0038499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CC7374" w14:textId="77777777" w:rsidR="00384995" w:rsidRDefault="003849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5AA96F" w14:textId="77777777" w:rsidR="00137977" w:rsidRDefault="00137977" w:rsidP="000310C0">
      <w:pPr>
        <w:spacing w:after="0" w:line="240" w:lineRule="auto"/>
      </w:pPr>
      <w:r>
        <w:separator/>
      </w:r>
    </w:p>
  </w:footnote>
  <w:footnote w:type="continuationSeparator" w:id="0">
    <w:p w14:paraId="068AA5FA" w14:textId="77777777" w:rsidR="00137977" w:rsidRDefault="00137977" w:rsidP="000310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FBC301F"/>
    <w:multiLevelType w:val="hybridMultilevel"/>
    <w:tmpl w:val="B79ED992"/>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Hogan">
    <w15:presenceInfo w15:providerId="None" w15:userId="Hog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2F6"/>
    <w:rsid w:val="000310C0"/>
    <w:rsid w:val="000C2F28"/>
    <w:rsid w:val="001003B5"/>
    <w:rsid w:val="00137977"/>
    <w:rsid w:val="00384995"/>
    <w:rsid w:val="003A1C13"/>
    <w:rsid w:val="004A35C2"/>
    <w:rsid w:val="005041B3"/>
    <w:rsid w:val="00766944"/>
    <w:rsid w:val="00783B3B"/>
    <w:rsid w:val="0079309E"/>
    <w:rsid w:val="007B1B15"/>
    <w:rsid w:val="00823E39"/>
    <w:rsid w:val="00855789"/>
    <w:rsid w:val="0086597B"/>
    <w:rsid w:val="009462F6"/>
    <w:rsid w:val="009F3048"/>
    <w:rsid w:val="00A15F36"/>
    <w:rsid w:val="00CB6BA2"/>
    <w:rsid w:val="00CC475E"/>
    <w:rsid w:val="00D87579"/>
    <w:rsid w:val="00DF137F"/>
    <w:rsid w:val="00F60BAA"/>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8391E"/>
  <w15:chartTrackingRefBased/>
  <w15:docId w15:val="{27C46E25-789B-47E8-B578-E5E22668E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H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462F6"/>
  </w:style>
  <w:style w:type="paragraph" w:styleId="Header">
    <w:name w:val="header"/>
    <w:basedOn w:val="Normal"/>
    <w:link w:val="HeaderChar"/>
    <w:uiPriority w:val="99"/>
    <w:unhideWhenUsed/>
    <w:rsid w:val="000310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10C0"/>
  </w:style>
  <w:style w:type="paragraph" w:styleId="Footer">
    <w:name w:val="footer"/>
    <w:basedOn w:val="Normal"/>
    <w:link w:val="FooterChar"/>
    <w:uiPriority w:val="99"/>
    <w:unhideWhenUsed/>
    <w:rsid w:val="000310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10C0"/>
  </w:style>
  <w:style w:type="paragraph" w:styleId="ListParagraph">
    <w:name w:val="List Paragraph"/>
    <w:basedOn w:val="Normal"/>
    <w:uiPriority w:val="34"/>
    <w:qFormat/>
    <w:rsid w:val="007B1B15"/>
    <w:pPr>
      <w:ind w:left="720"/>
      <w:contextualSpacing/>
    </w:pPr>
  </w:style>
  <w:style w:type="character" w:styleId="CommentReference">
    <w:name w:val="annotation reference"/>
    <w:basedOn w:val="DefaultParagraphFont"/>
    <w:uiPriority w:val="99"/>
    <w:semiHidden/>
    <w:unhideWhenUsed/>
    <w:rsid w:val="00CB6BA2"/>
    <w:rPr>
      <w:sz w:val="16"/>
      <w:szCs w:val="16"/>
    </w:rPr>
  </w:style>
  <w:style w:type="paragraph" w:styleId="CommentText">
    <w:name w:val="annotation text"/>
    <w:basedOn w:val="Normal"/>
    <w:link w:val="CommentTextChar"/>
    <w:uiPriority w:val="99"/>
    <w:semiHidden/>
    <w:unhideWhenUsed/>
    <w:rsid w:val="00CB6BA2"/>
    <w:pPr>
      <w:spacing w:line="240" w:lineRule="auto"/>
    </w:pPr>
    <w:rPr>
      <w:sz w:val="20"/>
      <w:szCs w:val="20"/>
    </w:rPr>
  </w:style>
  <w:style w:type="character" w:customStyle="1" w:styleId="CommentTextChar">
    <w:name w:val="Comment Text Char"/>
    <w:basedOn w:val="DefaultParagraphFont"/>
    <w:link w:val="CommentText"/>
    <w:uiPriority w:val="99"/>
    <w:semiHidden/>
    <w:rsid w:val="00CB6BA2"/>
    <w:rPr>
      <w:sz w:val="20"/>
      <w:szCs w:val="20"/>
    </w:rPr>
  </w:style>
  <w:style w:type="paragraph" w:styleId="CommentSubject">
    <w:name w:val="annotation subject"/>
    <w:basedOn w:val="CommentText"/>
    <w:next w:val="CommentText"/>
    <w:link w:val="CommentSubjectChar"/>
    <w:uiPriority w:val="99"/>
    <w:semiHidden/>
    <w:unhideWhenUsed/>
    <w:rsid w:val="00CB6BA2"/>
    <w:rPr>
      <w:b/>
      <w:bCs/>
    </w:rPr>
  </w:style>
  <w:style w:type="character" w:customStyle="1" w:styleId="CommentSubjectChar">
    <w:name w:val="Comment Subject Char"/>
    <w:basedOn w:val="CommentTextChar"/>
    <w:link w:val="CommentSubject"/>
    <w:uiPriority w:val="99"/>
    <w:semiHidden/>
    <w:rsid w:val="00CB6BA2"/>
    <w:rPr>
      <w:b/>
      <w:bCs/>
      <w:sz w:val="20"/>
      <w:szCs w:val="20"/>
    </w:rPr>
  </w:style>
  <w:style w:type="paragraph" w:styleId="BalloonText">
    <w:name w:val="Balloon Text"/>
    <w:basedOn w:val="Normal"/>
    <w:link w:val="BalloonTextChar"/>
    <w:uiPriority w:val="99"/>
    <w:semiHidden/>
    <w:unhideWhenUsed/>
    <w:rsid w:val="00CB6B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6BA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6492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7AC1A4-852A-44E9-ADE2-88D12FBD4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3</Pages>
  <Words>737</Words>
  <Characters>4202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Hogan</dc:creator>
  <cp:keywords/>
  <dc:description/>
  <cp:lastModifiedBy>Hogan</cp:lastModifiedBy>
  <cp:revision>15</cp:revision>
  <dcterms:created xsi:type="dcterms:W3CDTF">2026-07-28T03:38:00Z</dcterms:created>
  <dcterms:modified xsi:type="dcterms:W3CDTF">2026-07-28T05:41:00Z</dcterms:modified>
</cp:coreProperties>
</file>